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CLOUDNIMBUS SUBSCRIPTION SERVICES AGREEMENT</w:t>
      </w:r>
    </w:p>
    <w:p>
      <w:pPr>
        <w:spacing w:after="160"/>
      </w:pPr>
      <w:r>
        <w:rPr>
          <w:b w:val="false"/>
          <w:bCs w:val="false"/>
        </w:rPr>
        <w:t xml:space="preserve">This Subscription Services Agreement (the </w:t>
      </w:r>
      <w:r>
        <w:rPr>
          <w:b/>
          <w:bCs/>
        </w:rPr>
        <w:t xml:space="preserve">"Agreement"</w:t>
      </w:r>
      <w:r>
        <w:rPr>
          <w:b w:val="false"/>
          <w:bCs w:val="false"/>
        </w:rPr>
        <w:t xml:space="preserve">) is entered into as of the date of the last signature below (the </w:t>
      </w:r>
      <w:r>
        <w:rPr>
          <w:b/>
          <w:bCs/>
        </w:rPr>
        <w:t xml:space="preserve">"Effective Date"</w:t>
      </w:r>
      <w:r>
        <w:rPr>
          <w:b w:val="false"/>
          <w:bCs w:val="false"/>
        </w:rPr>
        <w:t xml:space="preserve">) between CloudNimbus, Inc., a California corporation (</w:t>
      </w:r>
      <w:r>
        <w:rPr>
          <w:b/>
          <w:bCs/>
        </w:rPr>
        <w:t xml:space="preserve">"CloudNimbus"</w:t>
      </w:r>
      <w:r>
        <w:rPr>
          <w:b w:val="false"/>
          <w:bCs w:val="false"/>
        </w:rPr>
        <w:t xml:space="preserve">), and the customer identified in the Order Form (</w:t>
      </w:r>
      <w:r>
        <w:rPr>
          <w:b/>
          <w:bCs/>
        </w:rPr>
        <w:t xml:space="preserve">"Customer"</w:t>
      </w:r>
      <w:r>
        <w:rPr>
          <w:b w:val="false"/>
          <w:bCs w:val="false"/>
        </w:rPr>
        <w:t xml:space="preserve">). FICTIONAL SAMPLE FOR TESTING ONLY.</w:t>
      </w:r>
    </w:p>
    <w:p>
      <w:pPr>
        <w:pStyle w:val="ListParagraph"/>
        <w:numPr>
          <w:ilvl w:val="0"/>
          <w:numId w:val="2"/>
        </w:numPr>
        <w:spacing w:after="120" w:before="240"/>
      </w:pPr>
      <w:r>
        <w:rPr>
          <w:b/>
          <w:bCs/>
        </w:rPr>
        <w:t xml:space="preserve">SERVICES</w:t>
      </w:r>
    </w:p>
    <w:p>
      <w:pPr>
        <w:pStyle w:val="ListParagraph"/>
        <w:numPr>
          <w:ilvl w:val="1"/>
          <w:numId w:val="2"/>
        </w:numPr>
        <w:spacing w:after="120"/>
      </w:pPr>
      <w:r>
        <w:rPr>
          <w:b/>
          <w:bCs/>
        </w:rPr>
        <w:t xml:space="preserve">Subscription.</w:t>
      </w:r>
      <w:r>
        <w:t xml:space="preserve"> </w:t>
      </w:r>
      <w:r>
        <w:rPr>
          <w:b w:val="false"/>
          <w:bCs w:val="false"/>
        </w:rPr>
        <w:t xml:space="preserve">Subject to this Agreement and payment of all fees, CloudNimbus grants Customer a non-exclusive, non-transferable right during the Subscription Term to access and use the CloudNimbus platform described in the Order Form (the </w:t>
      </w:r>
      <w:r>
        <w:rPr>
          <w:b/>
          <w:bCs/>
        </w:rPr>
        <w:t xml:space="preserve">"Services"</w:t>
      </w:r>
      <w:r>
        <w:rPr>
          <w:b w:val="false"/>
          <w:bCs w:val="false"/>
        </w:rPr>
        <w:t xml:space="preserve">) for Customer's internal business purposes.</w:t>
      </w:r>
    </w:p>
    <w:p>
      <w:pPr>
        <w:pStyle w:val="ListParagraph"/>
        <w:numPr>
          <w:ilvl w:val="1"/>
          <w:numId w:val="2"/>
        </w:numPr>
        <w:spacing w:after="120"/>
      </w:pPr>
      <w:r>
        <w:rPr>
          <w:b/>
          <w:bCs/>
        </w:rPr>
        <w:t xml:space="preserve">Online Terms.</w:t>
      </w:r>
      <w:r>
        <w:t xml:space="preserve"> </w:t>
      </w:r>
      <w:r>
        <w:rPr>
          <w:b w:val="false"/>
          <w:bCs w:val="false"/>
        </w:rPr>
        <w:t xml:space="preserve">Customer's use of the Services is also subject to CloudNimbus's Acceptable Use Policy and Support Policy </w:t>
      </w:r>
      <w:commentRangeStart w:id="0"/>
      <w:del w:id="1000" w:author="Intake Last" w:date="2026-10-17T03:37:24.063Z">
        <w:r>
          <w:rPr>
            <w:b w:val="false"/>
            <w:bCs w:val="false"/>
          </w:rPr>
          <w:delText>located at www.cloudnimbus.example/legal, as CloudNimbus may modify them from time to time. CloudNimbus may update these terms by posting a revised version on its website, and Customer's continued use of the Services after posting constitutes acceptance.</w:delText>
        </w:r>
      </w:del>
      <w:ins w:id="1001" w:author="Intake Last" w:date="2026-10-17T03:37:24.063Z">
        <w:r>
          <w:rPr>
            <w:b w:val="false"/>
            <w:bCs w:val="false"/>
          </w:rPr>
          <w:t>located at www.cloudnimbus.example/legal, in the versions in effect as of the Effective Date. No modification of this Agreement or of any policy or terms incorporated by reference, including by posting a revised version on CloudNimbus's website, will be binding on Customer unless agreed in a writing signed by Customer.</w:t>
        </w:r>
      </w:ins>
      <w:commentRangeEnd w:id="0"/>
      <w:r>
        <w:commentReference w:id="0"/>
      </w:r>
    </w:p>
    <w:p>
      <w:pPr>
        <w:pStyle w:val="ListParagraph"/>
        <w:numPr>
          <w:ilvl w:val="1"/>
          <w:numId w:val="2"/>
        </w:numPr>
        <w:spacing w:after="120"/>
      </w:pPr>
      <w:r>
        <w:rPr>
          <w:b/>
          <w:bCs/>
        </w:rPr>
        <w:t xml:space="preserve">Availability.</w:t>
      </w:r>
      <w:r>
        <w:t xml:space="preserve"> </w:t>
      </w:r>
      <w:commentRangeStart w:id="1"/>
      <w:del w:id="1002" w:author="Intake Last" w:date="2026-10-17T03:37:24.063Z">
        <w:r>
          <w:rPr>
            <w:b w:val="false"/>
            <w:bCs w:val="false"/>
          </w:rPr>
          <w:delText>CloudNimbus will use commercially reasonable efforts to make the Services available, but does not guarantee that the Services will be uninterrupted or error free.</w:delText>
        </w:r>
      </w:del>
      <w:ins w:id="1003" w:author="Intake Last" w:date="2026-10-17T03:37:24.063Z">
        <w:r>
          <w:rPr>
            <w:b w:val="false"/>
            <w:bCs w:val="false"/>
          </w:rPr>
          <w:t>CloudNimbus shall make the Services available at least 99.9% of the time in each calendar month, excluding scheduled maintenance of which CloudNimbus gives Customer at least forty-eight (48) hours' notice. If CloudNimbus fails to meet this commitment in any month, Customer shall receive a service credit of 10% of the fees attributable to that month for each full percentage point below the commitment. If CloudNimbus fails to meet this commitment in any three (3) months within a twelve (12) month period, Customer may terminate this Agreement by written notice without penalty and, notwithstanding Sections 2.1 and 5.3, will have no obligation to pay fees for the remainder of the Subscription Term and shall receive a refund of all prepaid fees for the period after termination.</w:t>
        </w:r>
      </w:ins>
      <w:commentRangeEnd w:id="1"/>
      <w:r>
        <w:commentReference w:id="1"/>
      </w:r>
    </w:p>
    <w:p>
      <w:pPr>
        <w:pStyle w:val="ListParagraph"/>
        <w:numPr>
          <w:ilvl w:val="0"/>
          <w:numId w:val="2"/>
        </w:numPr>
        <w:spacing w:after="120" w:before="240"/>
      </w:pPr>
      <w:r>
        <w:rPr>
          <w:b/>
          <w:bCs/>
        </w:rPr>
        <w:t xml:space="preserve">FEES</w:t>
      </w:r>
    </w:p>
    <w:p>
      <w:pPr>
        <w:pStyle w:val="ListParagraph"/>
        <w:numPr>
          <w:ilvl w:val="1"/>
          <w:numId w:val="2"/>
        </w:numPr>
        <w:spacing w:after="120"/>
      </w:pPr>
      <w:r>
        <w:rPr>
          <w:b/>
          <w:bCs/>
        </w:rPr>
        <w:t xml:space="preserve">Fees.</w:t>
      </w:r>
      <w:r>
        <w:t xml:space="preserve"> </w:t>
      </w:r>
      <w:r>
        <w:rPr>
          <w:b w:val="false"/>
          <w:bCs w:val="false"/>
        </w:rPr>
        <w:t xml:space="preserve">Customer will pay the fees set out in the Order Form annually in advance. </w:t>
      </w:r>
      <w:commentRangeStart w:id="2"/>
      <w:del w:id="1004" w:author="Intake Last" w:date="2026-10-17T03:37:24.063Z">
        <w:r>
          <w:rPr>
            <w:b w:val="false"/>
            <w:bCs w:val="false"/>
          </w:rPr>
          <w:delText>All fees are non-cancellable and non-refundable.</w:delText>
        </w:r>
      </w:del>
      <w:ins w:id="1005" w:author="Intake Last" w:date="2026-10-17T03:37:24.063Z">
        <w:r>
          <w:rPr>
            <w:b w:val="false"/>
            <w:bCs w:val="false"/>
          </w:rPr>
          <w:t>Except as provided in Sections 5.3 and 5.4, all fees are non-cancellable and non-refundable.</w:t>
        </w:r>
      </w:ins>
      <w:commentRangeEnd w:id="2"/>
      <w:r>
        <w:commentReference w:id="2"/>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Plan</w:t>
            </w:r>
          </w:p>
        </w:tc>
        <w:tc>
          <w:p>
            <w:r>
              <w:rPr>
                <w:b/>
                <w:bCs/>
              </w:rPr>
              <w:t xml:space="preserve">Annual fee</w:t>
            </w:r>
          </w:p>
        </w:tc>
      </w:tr>
      <w:tr>
        <w:tc>
          <w:p>
            <w:r>
              <w:t xml:space="preserve">Business</w:t>
            </w:r>
          </w:p>
        </w:tc>
        <w:tc>
          <w:p>
            <w:r>
              <w:t xml:space="preserve">$48,000</w:t>
            </w:r>
          </w:p>
        </w:tc>
      </w:tr>
    </w:tbl>
    <w:p>
      <w:pPr>
        <w:pStyle w:val="ListParagraph"/>
        <w:numPr>
          <w:ilvl w:val="1"/>
          <w:numId w:val="2"/>
        </w:numPr>
        <w:spacing w:after="120"/>
      </w:pPr>
      <w:r>
        <w:rPr>
          <w:b/>
          <w:bCs/>
        </w:rPr>
        <w:t xml:space="preserve">Price Changes.</w:t>
      </w:r>
      <w:r>
        <w:t xml:space="preserve"> </w:t>
      </w:r>
      <w:commentRangeStart w:id="3"/>
      <w:del w:id="1006" w:author="Intake Last" w:date="2026-10-17T03:37:24.063Z">
        <w:r>
          <w:rPr>
            <w:b w:val="false"/>
            <w:bCs w:val="false"/>
          </w:rPr>
          <w:delText>CloudNimbus may increase the fees at any time upon thirty (30) days' notice to Customer, and any increase will apply to the remainder of the then-current Subscription Term.</w:delText>
        </w:r>
      </w:del>
      <w:ins w:id="1007" w:author="Intake Last" w:date="2026-10-17T03:37:24.063Z">
        <w:r>
          <w:rPr>
            <w:b w:val="false"/>
            <w:bCs w:val="false"/>
          </w:rPr>
          <w:t>The fees set out in the Order Form are fixed for the Subscription Term, and CloudNimbus may not increase the fees during the then-current Subscription Term.</w:t>
        </w:r>
      </w:ins>
      <w:commentRangeEnd w:id="3"/>
      <w:r>
        <w:commentReference w:id="3"/>
      </w:r>
    </w:p>
    <w:p>
      <w:pPr>
        <w:pStyle w:val="ListParagraph"/>
        <w:numPr>
          <w:ilvl w:val="0"/>
          <w:numId w:val="2"/>
        </w:numPr>
        <w:spacing w:after="120" w:before="240"/>
      </w:pPr>
      <w:r>
        <w:rPr>
          <w:b/>
          <w:bCs/>
        </w:rPr>
        <w:t xml:space="preserve">CUSTOMER DATA</w:t>
      </w:r>
    </w:p>
    <w:p>
      <w:pPr>
        <w:pStyle w:val="ListParagraph"/>
        <w:numPr>
          <w:ilvl w:val="1"/>
          <w:numId w:val="2"/>
        </w:numPr>
        <w:spacing w:after="120"/>
      </w:pPr>
      <w:r>
        <w:rPr>
          <w:b/>
          <w:bCs/>
        </w:rPr>
        <w:t xml:space="preserve">Ownership.</w:t>
      </w:r>
      <w:r>
        <w:t xml:space="preserve"> </w:t>
      </w:r>
      <w:r>
        <w:rPr>
          <w:b w:val="false"/>
          <w:bCs w:val="false"/>
        </w:rPr>
        <w:t xml:space="preserve">As between the parties, Customer retains ownership of </w:t>
      </w:r>
      <w:commentRangeStart w:id="4"/>
      <w:del w:id="1008" w:author="Intake Last" w:date="2026-10-17T03:37:24.063Z">
        <w:r>
          <w:rPr>
            <w:b w:val="false"/>
            <w:bCs w:val="false"/>
          </w:rPr>
          <w:delText>all data that Customer submits to the Services (</w:delText>
        </w:r>
      </w:del>
      <w:del w:id="1009" w:author="Intake Last" w:date="2026-10-17T03:37:24.063Z">
        <w:r>
          <w:rPr>
            <w:b/>
            <w:bCs/>
          </w:rPr>
          <w:delText>"Customer Data"</w:delText>
        </w:r>
      </w:del>
      <w:del w:id="1010" w:author="Intake Last" w:date="2026-10-17T03:37:24.063Z">
        <w:r>
          <w:rPr>
            <w:b w:val="false"/>
            <w:bCs w:val="false"/>
          </w:rPr>
          <w:delText>)</w:delText>
        </w:r>
      </w:del>
      <w:ins w:id="1011" w:author="Intake Last" w:date="2026-10-17T03:37:24.063Z">
        <w:r>
          <w:rPr>
            <w:b w:val="false"/>
            <w:bCs w:val="false"/>
          </w:rPr>
          <w:t>all data that Customer submits to the Services, including all inputs submitted to and outputs generated by the Services ("Customer Data")</w:t>
        </w:r>
      </w:ins>
      <w:commentRangeEnd w:id="4"/>
      <w:r>
        <w:commentReference w:id="4"/>
      </w:r>
      <w:r>
        <w:rPr>
          <w:b w:val="false"/>
          <w:bCs w:val="false"/>
        </w:rPr>
        <w:t>.</w:t>
      </w:r>
    </w:p>
    <w:p>
      <w:pPr>
        <w:pStyle w:val="ListParagraph"/>
        <w:numPr>
          <w:ilvl w:val="1"/>
          <w:numId w:val="2"/>
        </w:numPr>
        <w:spacing w:after="120"/>
      </w:pPr>
      <w:r>
        <w:rPr>
          <w:b/>
          <w:bCs/>
        </w:rPr>
        <w:t xml:space="preserve">License to CloudNimbus.</w:t>
      </w:r>
      <w:r>
        <w:t xml:space="preserve"> </w:t>
      </w:r>
      <w:r>
        <w:rPr>
          <w:b w:val="false"/>
          <w:bCs w:val="false"/>
        </w:rPr>
        <w:t xml:space="preserve">Customer grants CloudNimbus a worldwide, perpetual, royalty-free license to use, copy, and modify Customer Data </w:t>
      </w:r>
      <w:commentRangeStart w:id="5"/>
      <w:del w:id="1012" w:author="Intake Last" w:date="2026-10-17T03:37:24.063Z">
        <w:r>
          <w:rPr>
            <w:b w:val="false"/>
            <w:bCs w:val="false"/>
          </w:rPr>
          <w:delText>to provide the Services and to improve and develop CloudNimbus's products and services, including by training machine learning models.</w:delText>
        </w:r>
      </w:del>
      <w:ins w:id="1013" w:author="Intake Last" w:date="2026-10-17T03:37:24.063Z">
        <w:r>
          <w:rPr>
            <w:b w:val="false"/>
            <w:bCs w:val="false"/>
          </w:rPr>
          <w:t>solely to provide the Services to Customer. CloudNimbus shall not use Customer Data, including any inputs submitted to or outputs generated by the Services, to train, fine-tune, or otherwise improve any artificial intelligence or machine learning model, other than models used solely to provide the Services to Customer, or otherwise to improve or develop its products or services.</w:t>
        </w:r>
      </w:ins>
      <w:commentRangeEnd w:id="5"/>
      <w:r>
        <w:commentReference w:id="5"/>
      </w:r>
      <w:r>
        <w:rPr>
          <w:b w:val="false"/>
          <w:bCs w:val="false"/>
        </w:rPr>
        <w:t xml:space="preserve"> </w:t>
      </w:r>
      <w:commentRangeStart w:id="6"/>
      <w:del w:id="1014" w:author="Intake Last" w:date="2026-10-17T03:37:24.063Z">
        <w:r>
          <w:rPr>
            <w:b w:val="false"/>
            <w:bCs w:val="false"/>
          </w:rPr>
          <w:delText>CloudNimbus may also compile aggregate data derived from Customer Data and use it for any purpose.</w:delText>
        </w:r>
      </w:del>
      <w:ins w:id="1015" w:author="Intake Last" w:date="2026-10-17T03:37:24.063Z">
        <w:r>
          <w:rPr>
            <w:b w:val="false"/>
            <w:bCs w:val="false"/>
          </w:rPr>
          <w:t>CloudNimbus may also compile aggregated usage statistics relating to Customer's use of the Services, provided that such statistics do not identify, and cannot reasonably be used to identify, Customer or any individual.</w:t>
        </w:r>
      </w:ins>
      <w:commentRangeEnd w:id="6"/>
      <w:r>
        <w:commentReference w:id="6"/>
      </w:r>
    </w:p>
    <w:p>
      <w:pPr>
        <w:pStyle w:val="ListParagraph"/>
        <w:numPr>
          <w:ilvl w:val="1"/>
          <w:numId w:val="2"/>
        </w:numPr>
        <w:spacing w:after="120"/>
      </w:pPr>
      <w:r>
        <w:rPr>
          <w:b/>
          <w:bCs/>
        </w:rPr>
        <w:t xml:space="preserve">Security.</w:t>
      </w:r>
      <w:r>
        <w:t xml:space="preserve"> </w:t>
      </w:r>
      <w:commentRangeStart w:id="7"/>
      <w:del w:id="1016" w:author="Intake Last" w:date="2026-10-17T03:37:24.063Z">
        <w:r>
          <w:rPr>
            <w:b w:val="false"/>
            <w:bCs w:val="false"/>
          </w:rPr>
          <w:delText>CloudNimbus will take reasonable steps to protect Customer Data.</w:delText>
        </w:r>
      </w:del>
      <w:ins w:id="1017" w:author="Intake Last" w:date="2026-10-17T03:37:24.063Z">
        <w:r>
          <w:rPr>
            <w:b w:val="false"/>
            <w:bCs w:val="false"/>
          </w:rPr>
          <w:t>CloudNimbus shall process personal information contained in Customer Data only in accordance with Customer's Data Processing Addendum (or a data processing addendum meeting the same standard and approved by Customer), which the parties shall execute concurrently with this Agreement and before CloudNimbus processes any personal information. Notwithstanding anything to the contrary in this Agreement, CloudNimbus shall use personal information contained in Customer Data solely to provide the Services to Customer. CloudNimbus shall maintain administrative, physical, and technical safeguards consistent with industry standards (such as SOC 2 Type II or ISO 27001). CloudNimbus shall notify Customer in writing without undue delay, and in any event within seventy-two (72) hours after discovering, any unauthorized access to or acquisition of Customer Data. CloudNimbus shall impose on each subprocessor, by written agreement, data protection and security obligations no less protective than those in this Section 3.3, and shall remain responsible for its subprocessors' compliance. CloudNimbus shall return or securely delete all Customer Data within thirty (30) days after termination or expiration of this Agreement.</w:t>
        </w:r>
      </w:ins>
      <w:commentRangeEnd w:id="7"/>
      <w:r>
        <w:commentReference w:id="7"/>
      </w:r>
    </w:p>
    <w:p>
      <w:pPr>
        <w:pStyle w:val="ListParagraph"/>
        <w:numPr>
          <w:ilvl w:val="0"/>
          <w:numId w:val="2"/>
        </w:numPr>
        <w:spacing w:after="120" w:before="240"/>
      </w:pPr>
      <w:r>
        <w:rPr>
          <w:b/>
          <w:bCs/>
        </w:rPr>
        <w:t xml:space="preserve">CONFIDENTIALITY</w:t>
      </w:r>
    </w:p>
    <w:p>
      <w:pPr>
        <w:pStyle w:val="ListParagraph"/>
        <w:numPr>
          <w:ilvl w:val="1"/>
          <w:numId w:val="2"/>
        </w:numPr>
        <w:spacing w:after="120"/>
      </w:pPr>
      <w:r>
        <w:rPr>
          <w:b w:val="false"/>
          <w:bCs w:val="false"/>
        </w:rPr>
        <w:t xml:space="preserve">Each party will hold the other party's Confidential Information in confidence and will not disclose it to third parties except to its employees and contractors who need to know it. </w:t>
      </w:r>
      <w:r>
        <w:rPr>
          <w:b/>
          <w:bCs/>
        </w:rPr>
        <w:t xml:space="preserve">"Confidential Information"</w:t>
      </w:r>
      <w:r>
        <w:rPr>
          <w:b w:val="false"/>
          <w:bCs w:val="false"/>
        </w:rPr>
        <w:t xml:space="preserve"> means non-public information disclosed by one party to the other that is marked confidential or would reasonably be understood to be confidential.</w:t>
      </w:r>
    </w:p>
    <w:p>
      <w:pPr>
        <w:pStyle w:val="ListParagraph"/>
        <w:numPr>
          <w:ilvl w:val="0"/>
          <w:numId w:val="2"/>
        </w:numPr>
        <w:spacing w:after="120" w:before="240"/>
      </w:pPr>
      <w:r>
        <w:rPr>
          <w:b/>
          <w:bCs/>
        </w:rPr>
        <w:t xml:space="preserve">TERM AND TERMINATION</w:t>
      </w:r>
    </w:p>
    <w:p>
      <w:pPr>
        <w:pStyle w:val="ListParagraph"/>
        <w:numPr>
          <w:ilvl w:val="1"/>
          <w:numId w:val="2"/>
        </w:numPr>
        <w:spacing w:after="120"/>
      </w:pPr>
      <w:r>
        <w:rPr>
          <w:b/>
          <w:bCs/>
        </w:rPr>
        <w:t xml:space="preserve">Term.</w:t>
      </w:r>
      <w:r>
        <w:t xml:space="preserve"> </w:t>
      </w:r>
      <w:r>
        <w:rPr>
          <w:b w:val="false"/>
          <w:bCs w:val="false"/>
        </w:rPr>
        <w:t xml:space="preserve">This Agreement begins on the Effective Date and continues for the initial subscription term stated in the Order Form (the </w:t>
      </w:r>
      <w:r>
        <w:rPr>
          <w:b/>
          <w:bCs/>
        </w:rPr>
        <w:t xml:space="preserve">"Subscription Term"</w:t>
      </w:r>
      <w:r>
        <w:rPr>
          <w:b w:val="false"/>
          <w:bCs w:val="false"/>
        </w:rPr>
        <w:t xml:space="preserve">).</w:t>
      </w:r>
    </w:p>
    <w:p>
      <w:pPr>
        <w:pStyle w:val="ListParagraph"/>
        <w:numPr>
          <w:ilvl w:val="1"/>
          <w:numId w:val="2"/>
        </w:numPr>
        <w:spacing w:after="120"/>
      </w:pPr>
      <w:r>
        <w:rPr>
          <w:b/>
          <w:bCs/>
        </w:rPr>
        <w:t xml:space="preserve">Renewal.</w:t>
      </w:r>
      <w:r>
        <w:t xml:space="preserve"> </w:t>
      </w:r>
      <w:commentRangeStart w:id="8"/>
      <w:del w:id="1018" w:author="Intake Last" w:date="2026-10-17T03:37:24.063Z">
        <w:r>
          <w:rPr>
            <w:b w:val="false"/>
            <w:bCs w:val="false"/>
          </w:rPr>
          <w:delText>The Subscription Term will automatically renew for successive periods equal to the initial Subscription Term unless either party gives written notice of non-renewal at least ninety (90) days before the end of the then-current term.</w:delText>
        </w:r>
      </w:del>
      <w:ins w:id="1019" w:author="Intake Last" w:date="2026-10-17T03:37:24.063Z">
        <w:r>
          <w:rPr>
            <w:b w:val="false"/>
            <w:bCs w:val="false"/>
          </w:rPr>
          <w:t>The Subscription Term will not automatically renew. Any renewal requires a new Order Form or other written agreement signed by both parties.</w:t>
        </w:r>
      </w:ins>
      <w:commentRangeEnd w:id="8"/>
      <w:r>
        <w:commentReference w:id="8"/>
      </w:r>
    </w:p>
    <w:p>
      <w:pPr>
        <w:pStyle w:val="ListParagraph"/>
        <w:numPr>
          <w:ilvl w:val="1"/>
          <w:numId w:val="2"/>
        </w:numPr>
        <w:spacing w:after="120"/>
      </w:pPr>
      <w:r>
        <w:rPr>
          <w:b/>
          <w:bCs/>
        </w:rPr>
        <w:t xml:space="preserve">Termination for Breach.</w:t>
      </w:r>
      <w:r>
        <w:t xml:space="preserve"> </w:t>
      </w:r>
      <w:r>
        <w:rPr>
          <w:b w:val="false"/>
          <w:bCs w:val="false"/>
        </w:rPr>
        <w:t xml:space="preserve">Either party may terminate this Agreement if the other party materially breaches it and fails to cure the breach within thirty (30) days after written notice. </w:t>
      </w:r>
      <w:commentRangeStart w:id="9"/>
      <w:del w:id="1020" w:author="Intake Last" w:date="2026-10-17T03:37:24.063Z">
        <w:r>
          <w:rPr>
            <w:b w:val="false"/>
            <w:bCs w:val="false"/>
          </w:rPr>
          <w:delText>Upon any termination, Customer will pay all fees for the remainder of the Subscription Term.</w:delText>
        </w:r>
      </w:del>
      <w:ins w:id="1021" w:author="Intake Last" w:date="2026-10-17T03:37:24.063Z">
        <w:r>
          <w:rPr>
            <w:b w:val="false"/>
            <w:bCs w:val="false"/>
          </w:rPr>
          <w:t>Upon termination by Customer under this Section 5.3 or Section 5.4, CloudNimbus will refund to Customer any prepaid fees covering the period after the effective date of termination.</w:t>
        </w:r>
      </w:ins>
      <w:commentRangeEnd w:id="9"/>
      <w:r>
        <w:commentReference w:id="9"/>
      </w:r>
    </w:p>
    <w:p>
      <w:pPr>
        <w:pStyle w:val="ListParagraph"/>
        <w:numPr>
          <w:ilvl w:val="1"/>
          <w:numId w:val="2"/>
        </w:numPr>
        <w:spacing w:after="120"/>
        <w:rPr>
          <w:ins w:id="1022" w:author="Intake Last" w:date="2026-10-17T03:37:24.063Z"/>
        </w:rPr>
      </w:pPr>
      <w:commentRangeStart w:id="10"/>
      <w:ins w:id="1023" w:author="Intake Last" w:date="2026-10-17T03:37:24.063Z">
        <w:r>
          <w:rPr>
            <w:b w:val="false"/>
            <w:bCs w:val="false"/>
          </w:rPr>
          <w:t>Termination for Convenience. Customer may terminate this Agreement for any reason upon thirty (30) days' written notice to CloudNimbus. CloudNimbus will refund to Customer any prepaid fees covering the period after the effective date of termination.</w:t>
        </w:r>
      </w:ins>
      <w:commentRangeEnd w:id="10"/>
      <w:r>
        <w:commentReference w:id="10"/>
      </w:r>
    </w:p>
    <w:p>
      <w:pPr>
        <w:pStyle w:val="ListParagraph"/>
        <w:numPr>
          <w:ilvl w:val="0"/>
          <w:numId w:val="2"/>
        </w:numPr>
        <w:spacing w:after="120" w:before="240"/>
      </w:pPr>
      <w:r>
        <w:rPr>
          <w:b/>
          <w:bCs/>
        </w:rPr>
        <w:t xml:space="preserve">WARRANTIES AND DISCLAIMERS</w:t>
      </w:r>
    </w:p>
    <w:p>
      <w:pPr>
        <w:pStyle w:val="ListParagraph"/>
        <w:numPr>
          <w:ilvl w:val="1"/>
          <w:numId w:val="2"/>
        </w:numPr>
        <w:spacing w:after="120"/>
      </w:pPr>
      <w:r>
        <w:rPr>
          <w:b w:val="false"/>
          <w:bCs w:val="false"/>
        </w:rPr>
        <w:t xml:space="preserve">THE SERVICES ARE PROVIDED </w:t>
      </w:r>
      <w:r>
        <w:rPr>
          <w:b/>
          <w:bCs/>
        </w:rPr>
        <w:t xml:space="preserve">"AS IS."</w:t>
      </w:r>
      <w:r>
        <w:rPr>
          <w:b w:val="false"/>
          <w:bCs w:val="false"/>
        </w:rPr>
        <w:t xml:space="preserve"> CLOUDNIMBUS DISCLAIMS ALL WARRANTIES, EXPRESS OR IMPLIED, INCLUDING ANY WARRANTY OF MERCHANTABILITY, FITNESS FOR A PARTICULAR PURPOSE, OR NON-INFRINGEMENT.</w:t>
      </w:r>
    </w:p>
    <w:p>
      <w:pPr>
        <w:pStyle w:val="ListParagraph"/>
        <w:numPr>
          <w:ilvl w:val="0"/>
          <w:numId w:val="2"/>
        </w:numPr>
        <w:spacing w:after="120" w:before="240"/>
      </w:pPr>
      <w:r>
        <w:rPr>
          <w:b/>
          <w:bCs/>
        </w:rPr>
        <w:t xml:space="preserve">INDEMNIFICATION</w:t>
      </w:r>
    </w:p>
    <w:p>
      <w:pPr>
        <w:pStyle w:val="ListParagraph"/>
        <w:numPr>
          <w:ilvl w:val="1"/>
          <w:numId w:val="2"/>
        </w:numPr>
        <w:spacing w:after="120"/>
      </w:pPr>
      <w:r>
        <w:rPr>
          <w:b w:val="false"/>
          <w:bCs w:val="false"/>
        </w:rPr>
        <w:t xml:space="preserve">Customer will defend, indemnify, and hold harmless CloudNimbus from any claim arising from Customer Data or Customer's use of the Services.</w:t>
      </w:r>
    </w:p>
    <w:p>
      <w:pPr>
        <w:pStyle w:val="ListParagraph"/>
        <w:numPr>
          <w:ilvl w:val="1"/>
          <w:numId w:val="2"/>
        </w:numPr>
        <w:spacing w:after="120"/>
        <w:rPr>
          <w:ins w:id="1024" w:author="Intake Last" w:date="2026-10-17T03:37:24.063Z"/>
        </w:rPr>
      </w:pPr>
      <w:commentRangeStart w:id="11"/>
      <w:ins w:id="1025" w:author="Intake Last" w:date="2026-10-17T03:37:24.063Z">
        <w:r>
          <w:rPr>
            <w:b w:val="false"/>
            <w:bCs w:val="false"/>
          </w:rPr>
          <w:t>CloudNimbus shall defend Customer and its affiliates, officers, and employees against any third-party claim alleging that the Services infringe or misappropriate any patent, copyright, trademark, or trade secret, and shall pay all damages, costs, and reasonable attorneys' fees finally awarded or agreed in settlement. CloudNimbus has no obligation under this Section to the extent a claim arises from Customer's modification of the Services, combination of the Services with items not provided by CloudNimbus, or Customer Data.</w:t>
        </w:r>
      </w:ins>
      <w:commentRangeEnd w:id="11"/>
      <w:r>
        <w:commentReference w:id="11"/>
      </w:r>
    </w:p>
    <w:p>
      <w:pPr>
        <w:pStyle w:val="ListParagraph"/>
        <w:numPr>
          <w:ilvl w:val="0"/>
          <w:numId w:val="2"/>
        </w:numPr>
        <w:spacing w:after="120" w:before="240"/>
      </w:pPr>
      <w:r>
        <w:rPr>
          <w:b/>
          <w:bCs/>
        </w:rPr>
        <w:t xml:space="preserve">LIMITATION OF LIABILITY</w:t>
      </w:r>
    </w:p>
    <w:p>
      <w:pPr>
        <w:pStyle w:val="ListParagraph"/>
        <w:numPr>
          <w:ilvl w:val="1"/>
          <w:numId w:val="2"/>
        </w:numPr>
        <w:spacing w:after="120"/>
      </w:pPr>
      <w:commentRangeStart w:id="12"/>
      <w:del w:id="1026" w:author="Intake Last" w:date="2026-10-17T03:37:24.063Z">
        <w:r>
          <w:rPr>
            <w:b w:val="false"/>
            <w:bCs w:val="false"/>
          </w:rPr>
          <w:delText>IN NO EVENT WILL CLOUDNIMBUS BE LIABLE</w:delText>
        </w:r>
      </w:del>
      <w:ins w:id="1027" w:author="Intake Last" w:date="2026-10-17T03:37:24.063Z">
        <w:r>
          <w:rPr>
            <w:b w:val="false"/>
            <w:bCs w:val="false"/>
          </w:rPr>
          <w:t>EXCEPT FOR EXCLUDED CLAIMS, IN NO EVENT WILL EITHER PARTY BE LIABLE</w:t>
        </w:r>
      </w:ins>
      <w:commentRangeEnd w:id="12"/>
      <w:r>
        <w:commentReference w:id="12"/>
      </w:r>
      <w:r>
        <w:rPr>
          <w:b w:val="false"/>
          <w:bCs w:val="false"/>
        </w:rPr>
        <w:t xml:space="preserve"> FOR ANY INDIRECT, INCIDENTAL, SPECIAL, OR CONSEQUENTIAL DAMAGES. </w:t>
      </w:r>
      <w:commentRangeStart w:id="13"/>
      <w:del w:id="1028" w:author="Intake Last" w:date="2026-10-17T03:37:24.063Z">
        <w:r>
          <w:rPr>
            <w:b w:val="false"/>
            <w:bCs w:val="false"/>
          </w:rPr>
          <w:delText>CLOUDNIMBUS'S TOTAL LIABILITY ARISING OUT OF THIS AGREEMENT WILL NOT EXCEED THE FEES PAID BY CUSTOMER IN THE THREE (3) MONTHS PRECEDING THE CLAIM.</w:delText>
        </w:r>
      </w:del>
      <w:ins w:id="1029" w:author="Intake Last" w:date="2026-10-17T03:37:24.063Z">
        <w:r>
          <w:rPr>
            <w:b w:val="false"/>
            <w:bCs w:val="false"/>
          </w:rPr>
          <w:t>EXCEPT AS SET OUT BELOW, EACH PARTY'S TOTAL LIABILITY ARISING OUT OF THIS AGREEMENT WILL NOT EXCEED THE GREATER OF (A) THE FEES PAID OR PAYABLE BY CUSTOMER IN THE TWELVE (12) MONTHS PRECEDING THE CLAIM AND (B) $500,000 (THE "GENERAL CAP"). CLOUDNIMBUS'S TOTAL LIABILITY ARISING FROM ANY SECURITY BREACH AFFECTING CUSTOMER DATA OR ANY BREACH OF ITS DATA PROTECTION OR SECURITY OBLIGATIONS UNDER THIS AGREEMENT WILL NOT EXCEED THE GREATER OF (A) THREE (3) TIMES THE GENERAL CAP AND (B) $1,000,000. THE LIMITATIONS IN THIS SECTION 8.1 WILL NOT APPLY TO A PARTY'S BREACH OF SECTION 4 (CONFIDENTIALITY), ITS INDEMNIFICATION OBLIGATIONS, OR ITS GROSS NEGLIGENCE OR WILLFUL MISCONDUCT ("EXCLUDED CLAIMS").</w:t>
        </w:r>
      </w:ins>
      <w:commentRangeEnd w:id="13"/>
      <w:r>
        <w:commentReference w:id="13"/>
      </w:r>
    </w:p>
    <w:p>
      <w:pPr>
        <w:pStyle w:val="ListParagraph"/>
        <w:numPr>
          <w:ilvl w:val="0"/>
          <w:numId w:val="2"/>
        </w:numPr>
        <w:spacing w:after="120" w:before="240"/>
      </w:pPr>
      <w:r>
        <w:rPr>
          <w:b/>
          <w:bCs/>
        </w:rPr>
        <w:t xml:space="preserve">GENERAL</w:t>
      </w:r>
    </w:p>
    <w:p>
      <w:pPr>
        <w:pStyle w:val="ListParagraph"/>
        <w:numPr>
          <w:ilvl w:val="1"/>
          <w:numId w:val="2"/>
        </w:numPr>
        <w:spacing w:after="120"/>
      </w:pPr>
      <w:r>
        <w:rPr>
          <w:b/>
          <w:bCs/>
        </w:rPr>
        <w:t xml:space="preserve">Publicity.</w:t>
      </w:r>
      <w:r>
        <w:t xml:space="preserve"> </w:t>
      </w:r>
      <w:commentRangeStart w:id="14"/>
      <w:del w:id="1030" w:author="Intake Last" w:date="2026-10-17T03:37:24.063Z">
        <w:r>
          <w:rPr>
            <w:b w:val="false"/>
            <w:bCs w:val="false"/>
          </w:rPr>
          <w:delText>CloudNimbus may identify Customer as a customer and use Customer's name and logo in its marketing materials.</w:delText>
        </w:r>
      </w:del>
      <w:ins w:id="1031" w:author="Intake Last" w:date="2026-10-17T03:37:24.063Z">
        <w:r>
          <w:rPr>
            <w:b w:val="false"/>
            <w:bCs w:val="false"/>
          </w:rPr>
          <w:t>CloudNimbus may not identify Customer as a customer or use Customer's name, logo, or trademarks in its marketing materials or otherwise without Customer's prior written consent.</w:t>
        </w:r>
      </w:ins>
      <w:commentRangeEnd w:id="14"/>
      <w:r>
        <w:commentReference w:id="14"/>
      </w:r>
    </w:p>
    <w:p>
      <w:pPr>
        <w:pStyle w:val="ListParagraph"/>
        <w:numPr>
          <w:ilvl w:val="1"/>
          <w:numId w:val="2"/>
        </w:numPr>
        <w:spacing w:after="120"/>
      </w:pPr>
      <w:r>
        <w:rPr>
          <w:b/>
          <w:bCs/>
        </w:rPr>
        <w:t xml:space="preserve">Governing Law.</w:t>
      </w:r>
      <w:r>
        <w:t xml:space="preserve"> </w:t>
      </w:r>
      <w:r>
        <w:rPr>
          <w:b w:val="false"/>
          <w:bCs w:val="false"/>
        </w:rPr>
        <w:t xml:space="preserve">This Agreement is governed by the laws of the State of California.</w:t>
      </w:r>
    </w:p>
    <w:p>
      <w:pPr>
        <w:pStyle w:val="ListParagraph"/>
        <w:numPr>
          <w:ilvl w:val="1"/>
          <w:numId w:val="2"/>
        </w:numPr>
        <w:spacing w:after="120"/>
      </w:pPr>
      <w:r>
        <w:rPr>
          <w:b/>
          <w:bCs/>
        </w:rPr>
        <w:t xml:space="preserve">Entire Agreement.</w:t>
      </w:r>
      <w:r>
        <w:t xml:space="preserve"> </w:t>
      </w:r>
      <w:r>
        <w:rPr>
          <w:b w:val="false"/>
          <w:bCs w:val="false"/>
        </w:rPr>
        <w:t xml:space="preserve">This Agreement, together with the Order Form and the online terms referenced in Section 1.2, is the entire agreement between the parties.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w:comment w:id="0" w:author="Intake Last" w:date="2026-10-17T03:37:24.063Z" w:initials="IL">
    <w:p>
      <w:r>
        <w:rPr>
          <w:b/>
        </w:rPr>
        <w:t xml:space="preserve">Vendor changing the terms: </w:t>
      </w:r>
      <w:r>
        <w:t>Incorporated online terms should be fixed as of the Effective Date and may change only with Customer's written agreement, not by unilateral posting and continued use.</w:t>
      </w:r>
    </w:p>
  </w:comment>
  <w:comment w:id="1" w:author="Intake Last" w:date="2026-10-17T03:37:24.063Z" w:initials="IL">
    <w:p>
      <w:r>
        <w:rPr>
          <w:b/>
        </w:rPr>
        <w:t xml:space="preserve">Uptime and service levels: </w:t>
      </w:r>
      <w:r>
        <w:t>Replaces a non-binding efforts standard with a 99.9% monthly uptime commitment, service credits, and a chronic-failure termination right with refund of prepaid fees.</w:t>
      </w:r>
    </w:p>
  </w:comment>
  <w:comment w:id="2" w:author="Intake Last" w:date="2026-10-17T03:37:24.063Z" w:initials="IL">
    <w:p>
      <w:r>
        <w:rPr>
          <w:b/>
        </w:rPr>
        <w:t xml:space="preserve">Term, renewal, and termination for convenience: </w:t>
      </w:r>
      <w:r>
        <w:t>This conforms the fee language to the refund rights on termination.</w:t>
      </w:r>
    </w:p>
  </w:comment>
  <w:comment w:id="3" w:author="Intake Last" w:date="2026-10-17T03:37:24.063Z" w:initials="IL">
    <w:p>
      <w:r>
        <w:rPr>
          <w:b/>
        </w:rPr>
        <w:t xml:space="preserve">Price increases: </w:t>
      </w:r>
      <w:r>
        <w:t>Customer requires price certainty, so fees must stay fixed for the Subscription Term rather than being subject to unilateral increases on 30 days' notice.</w:t>
      </w:r>
    </w:p>
  </w:comment>
  <w:comment w:id="4" w:author="Intake Last" w:date="2026-10-17T03:37:24.063Z" w:initials="IL">
    <w:p>
      <w:r>
        <w:rPr>
          <w:b/>
        </w:rPr>
        <w:t xml:space="preserve">Use of our data to train AI or improve the product: </w:t>
      </w:r>
      <w:r>
        <w:t>Confirms that Customer owns its inputs and the outputs the Services generate.</w:t>
      </w:r>
    </w:p>
  </w:comment>
  <w:comment w:id="5" w:author="Intake Last" w:date="2026-10-17T03:37:24.063Z" w:initials="IL">
    <w:p>
      <w:r>
        <w:rPr>
          <w:b/>
        </w:rPr>
        <w:t xml:space="preserve">Use of our data to train AI or improve the product: </w:t>
      </w:r>
      <w:r>
        <w:t>Limits use of Customer Data to providing the Services and prohibits AI training and product improvement, except for models used solely to serve Customer.</w:t>
      </w:r>
    </w:p>
  </w:comment>
  <w:comment w:id="6" w:author="Intake Last" w:date="2026-10-17T03:37:24.063Z" w:initials="IL">
    <w:p>
      <w:r>
        <w:rPr>
          <w:b/>
        </w:rPr>
        <w:t xml:space="preserve">Use of our data to train AI or improve the product: </w:t>
      </w:r>
      <w:r>
        <w:t>Allows only aggregated usage statistics that cannot identify Customer or any individual, rather than unrestricted use of data derived from Customer Data.</w:t>
      </w:r>
    </w:p>
  </w:comment>
  <w:comment w:id="7" w:author="Intake Last" w:date="2026-10-17T03:37:24.063Z" w:initials="IL">
    <w:p>
      <w:r>
        <w:rPr>
          <w:b/>
        </w:rPr>
        <w:t xml:space="preserve">Data protection and security: </w:t>
      </w:r>
      <w:r>
        <w:t>Replaces the vague "reasonable steps" standard with standard customer protections: a DPA, recognised security certifications, 72-hour breach notice, purpose limitation, subprocessor flow-down, and return or deletion of data at the end of the Agreement.</w:t>
      </w:r>
    </w:p>
  </w:comment>
  <w:comment w:id="8" w:author="Intake Last" w:date="2026-10-17T03:37:24.063Z" w:initials="IL">
    <w:p>
      <w:r>
        <w:rPr>
          <w:b/>
        </w:rPr>
        <w:t xml:space="preserve">Term, renewal, and termination for convenience: </w:t>
      </w:r>
      <w:r>
        <w:t>Customer does not accept automatic renewal; any renewal should be an affirmative mutual decision.</w:t>
      </w:r>
    </w:p>
  </w:comment>
  <w:comment w:id="9" w:author="Intake Last" w:date="2026-10-17T03:37:24.063Z" w:initials="IL">
    <w:p>
      <w:r>
        <w:rPr>
          <w:b/>
        </w:rPr>
        <w:t xml:space="preserve">Term, renewal, and termination for convenience: </w:t>
      </w:r>
      <w:r>
        <w:t>Customer should not pay for the remainder of the term after terminating; prepaid fees for the unused period must be refunded.</w:t>
      </w:r>
    </w:p>
  </w:comment>
  <w:comment w:id="10" w:author="Intake Last" w:date="2026-10-17T03:37:24.063Z" w:initials="IL">
    <w:p>
      <w:r>
        <w:rPr>
          <w:b/>
        </w:rPr>
        <w:t xml:space="preserve">Term, renewal, and termination for convenience: </w:t>
      </w:r>
      <w:r>
        <w:t>This adds Customer's right to terminate for convenience on 30 days' notice with a pro-rata refund of prepaid fees.</w:t>
      </w:r>
    </w:p>
  </w:comment>
  <w:comment w:id="11" w:author="Intake Last" w:date="2026-10-17T03:37:24.063Z" w:initials="IL">
    <w:p>
      <w:r>
        <w:rPr>
          <w:b/>
        </w:rPr>
        <w:t xml:space="preserve">IP infringement indemnity: </w:t>
      </w:r>
      <w:r>
        <w:t>Adds a market-standard vendor IP infringement indemnity, with the usual exclusions, so that Customer is protected if the Services infringe third-party IP.</w:t>
      </w:r>
    </w:p>
  </w:comment>
  <w:comment w:id="12" w:author="Intake Last" w:date="2026-10-17T03:37:24.063Z" w:initials="IL">
    <w:p>
      <w:r>
        <w:rPr>
          <w:b/>
        </w:rPr>
        <w:t xml:space="preserve">Limitation of liability: </w:t>
      </w:r>
      <w:r>
        <w:t>The exclusion of indirect damages should be mutual and should not apply to the excluded claims.</w:t>
      </w:r>
    </w:p>
  </w:comment>
  <w:comment w:id="13" w:author="Intake Last" w:date="2026-10-17T03:37:24.063Z" w:initials="IL">
    <w:p>
      <w:r>
        <w:rPr>
          <w:b/>
        </w:rPr>
        <w:t xml:space="preserve">Limitation of liability: </w:t>
      </w:r>
      <w:r>
        <w:t>The cap should be mutual and set at a commercially reasonable level, with a higher cap for data breaches and standard exclusions for confidentiality, indemnities, gross negligence and willful misconduct.</w:t>
      </w:r>
    </w:p>
  </w:comment>
  <w:comment w:id="14" w:author="Intake Last" w:date="2026-10-17T03:37:24.063Z" w:initials="IL">
    <w:p>
      <w:r>
        <w:rPr>
          <w:b/>
        </w:rPr>
        <w:t xml:space="preserve">Publicity and use of our name: </w:t>
      </w:r>
      <w:r>
        <w:t>Customer's name, logo and trademarks, and its status as a customer, may only be used publicly with Customer's prior written consent.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rPr>
      <w:t xml:space="preserve">CloudNimbus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decimal"/>
      <w:lvlText w:val="%1.%2"/>
      <w:lvlJc w:val="left"/>
      <w:pPr>
        <w:ind w:left="720" w:hanging="7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 Id="rIdIntakeLast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2026-10-17T03:35:07.299Z</dcterms:created>
  <dcterms:modified xsi:type="dcterms:W3CDTF">2026-10-17T03:35:07.299Z</dcterms:modified>
</cp:coreProperties>
</file>

<file path=docProps/custom.xml><?xml version="1.0" encoding="utf-8"?>
<Properties xmlns="http://schemas.openxmlformats.org/officeDocument/2006/custom-properties" xmlns:vt="http://schemas.openxmlformats.org/officeDocument/2006/docPropsVTypes"/>
</file>